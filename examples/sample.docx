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pPr>
        <w:pStyle w:val="Heading1"/>
      </w:pPr>
      <w:r>
        <w:t>第3章 图像识别方法</w:t>
      </w:r>
    </w:p>
    <w:p>
      <w:commentRangeStart w:id="0"/>
      <w:r>
        <w:t>深度学习模型在图像识别领域取得了显著进展</w:t>
      </w:r>
      <w:commentRangeEnd w:id="0"/>
      <w:r>
        <w:commentReference w:id="0"/>
      </w:r>
      <w:r>
        <w:commentReference w:id="1"/>
      </w:r>
      <w:r>
        <w:t xml:space="preserve">，尤其是卷积神经网络在大规模数据集上的表现。</w:t>
      </w:r>
    </w:p>
    <w:p>
      <w:r>
        <w:t xml:space="preserve">实验表明，改进后的模型精度</w:t>
      </w:r>
      <w:ins w:id="10" w:author="王老师" w:date="2026-08-11T03:00:00Z">
        <w:r>
          <w:t>显著</w:t>
        </w:r>
      </w:ins>
      <w:del w:id="11" w:author="王老师" w:date="2026-08-11T03:01:00Z">
        <w:r>
          <w:delText>非常</w:delText>
        </w:r>
      </w:del>
      <w:r>
        <w:t xml:space="preserve">优于基线方法。</w:t>
      </w:r>
    </w:p>
    <w:p>
      <w:commentRangeStart w:id="2"/>
      <w:r>
        <w:t>实验结果如图3-1所示</w:t>
      </w:r>
      <w:commentRangeEnd w:id="2"/>
      <w:r>
        <w:commentReference w:id="2"/>
      </w:r>
      <w:r>
        <w:t>。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王老师" w:date="2026-08-10T02:00:00Z" w:initials="W">
    <w:p w14:paraId="C0000001">
      <w:r>
        <w:t>这一段缺少对相关工作的引用，请补充 2-3 篇近三年文献。</w:t>
      </w:r>
    </w:p>
  </w:comment>
  <w:comment w:id="1" w:author="李同学" w:date="2026-08-12T01:00:00Z" w:initials="L">
    <w:p w14:paraId="C0000002">
      <w:r>
        <w:t>已补充引用[15]-[17]。</w:t>
      </w:r>
    </w:p>
  </w:comment>
  <w:comment w:id="2" w:author="王老师" w:date="2026-08-10T02:05:00Z" w:initials="W">
    <w:p w14:paraId="C0000003">
      <w:r>
        <w:t>图3-1 的分辨率太低，请替换为矢量图。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>
  <w15:commentEx w15:paraId="C0000001" w15:done="0"/>
  <w15:commentEx w15:paraId="C0000002" w15:paraIdParent="C0000001" w15:done="0"/>
  <w15:commentEx w15:paraId="C0000003" w15:done="1"/>
</w15:commentsEx>
</file>